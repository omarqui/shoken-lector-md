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BE5E" w14:textId="2628CEFD" w:rsidR="00520052" w:rsidRDefault="00C17E51" w:rsidP="00C17E51">
      <w:r>
        <w:t>Ver el punto [1] del contrato.</w:t>
      </w:r>
    </w:p>
    <w:p w14:paraId="49FA76F8" w14:textId="1506D7FC" w:rsidR="00C17E51" w:rsidRDefault="00C17E51" w:rsidP="00C17E51">
      <w:r>
        <w:t xml:space="preserve">Esta palabra </w:t>
      </w:r>
      <w:del w:id="0" w:author="omarqui de jesus Aybar Ureña" w:date="2026-10-26T20:55:00Z" w16du:dateUtc="2026-10-27T00:55:00Z">
        <w:r w:rsidDel="00C17E51">
          <w:delText xml:space="preserve">BORRADO </w:delText>
        </w:r>
      </w:del>
      <w:r>
        <w:t>se quitó con control de cambios.</w:t>
      </w:r>
    </w:p>
    <w:p w14:paraId="63E24C0C" w14:textId="7B8C4FAF" w:rsidR="00C17E51" w:rsidRDefault="00C17E51" w:rsidP="00C17E51">
      <w:commentRangeStart w:id="1"/>
      <w:r>
        <w:t>Este párrafo tiene un comentario.</w:t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5063A263" w14:textId="77777777" w:rsidR="00C17E51" w:rsidRDefault="00C17E51" w:rsidP="00C17E51"/>
    <w:sectPr w:rsidR="00C17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omarqui de jesus Aybar Ureña" w:date="2026-10-26T20:55:00Z" w:initials="oA">
    <w:p w14:paraId="195982D7" w14:textId="1EFC5DC9" w:rsidR="00C17E51" w:rsidRDefault="00C17E51">
      <w:pPr>
        <w:pStyle w:val="CommentText"/>
      </w:pPr>
      <w:r>
        <w:rPr>
          <w:rStyle w:val="CommentReference"/>
        </w:rPr>
        <w:annotationRef/>
      </w:r>
      <w:r>
        <w:t>COMENTARIO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5982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C2834F" w16cex:dateUtc="2026-10-27T0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5982D7" w16cid:durableId="08C283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marqui de jesus Aybar Ureña">
    <w15:presenceInfo w15:providerId="Windows Live" w15:userId="2350dd11d4357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51"/>
    <w:rsid w:val="00123235"/>
    <w:rsid w:val="00520052"/>
    <w:rsid w:val="0094610E"/>
    <w:rsid w:val="00C1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2B14"/>
  <w15:chartTrackingRefBased/>
  <w15:docId w15:val="{7BEE0FC2-C33D-4D12-8A3B-414E0EC7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5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17E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7E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7E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E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7E5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17E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omarqui de jesus Aybar Ureña</dc:creator>
  <cp:keywords/>
  <dc:description/>
  <cp:lastModifiedBy>omarqui de jesus Aybar Ureña</cp:lastModifiedBy>
  <cp:revision>1</cp:revision>
  <dcterms:created xsi:type="dcterms:W3CDTF">2026-10-27T00:55:00Z</dcterms:created>
  <dcterms:modified xsi:type="dcterms:W3CDTF">2026-10-27T00:55:00Z</dcterms:modified>
</cp:coreProperties>
</file>